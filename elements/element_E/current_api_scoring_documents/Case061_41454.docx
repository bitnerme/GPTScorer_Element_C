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commentRangeStart w:id="0"/>
      <w:r w:rsidDel="00000000" w:rsidR="00000000" w:rsidRPr="00000000">
        <w:rPr>
          <w:rFonts w:ascii="Proxima Nova" w:cs="Proxima Nova" w:eastAsia="Proxima Nova" w:hAnsi="Proxima Nova"/>
          <w:b w:val="1"/>
          <w:sz w:val="24"/>
          <w:szCs w:val="24"/>
          <w:rtl w:val="0"/>
        </w:rPr>
        <w:t xml:space="preserve">STEM Principles</w:t>
      </w:r>
      <w:commentRangeEnd w:id="0"/>
      <w:r w:rsidDel="00000000" w:rsidR="00000000" w:rsidRPr="00000000">
        <w:commentReference w:id="0"/>
      </w:r>
      <w:r w:rsidDel="00000000" w:rsidR="00000000" w:rsidRPr="00000000">
        <w:rPr>
          <w:rFonts w:ascii="Proxima Nova" w:cs="Proxima Nova" w:eastAsia="Proxima Nova" w:hAnsi="Proxima Nova"/>
          <w:b w:val="1"/>
          <w:sz w:val="24"/>
          <w:szCs w:val="24"/>
          <w:rtl w:val="0"/>
        </w:rPr>
        <w:t xml:space="preserve"> and Practices to Design Requirements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ind w:left="0" w:firstLine="0"/>
        <w:rPr>
          <w:b w:val="1"/>
          <w:color w:val="000000"/>
          <w:sz w:val="26"/>
          <w:szCs w:val="26"/>
        </w:rPr>
      </w:pPr>
      <w:bookmarkStart w:colFirst="0" w:colLast="0" w:name="_p6xeiwt6zsrk" w:id="0"/>
      <w:bookmarkEnd w:id="0"/>
      <w:r w:rsidDel="00000000" w:rsidR="00000000" w:rsidRPr="00000000">
        <w:rPr>
          <w:b w:val="1"/>
          <w:color w:val="000000"/>
          <w:sz w:val="26"/>
          <w:szCs w:val="26"/>
          <w:rtl w:val="0"/>
        </w:rPr>
        <w:t xml:space="preserve">1. Friction Between Gears/Motors</w:t>
      </w:r>
    </w:p>
    <w:p w:rsidR="00000000" w:rsidDel="00000000" w:rsidP="00000000" w:rsidRDefault="00000000" w:rsidRPr="00000000" w14:paraId="00000003">
      <w:pPr>
        <w:numPr>
          <w:ilvl w:val="0"/>
          <w:numId w:val="4"/>
        </w:numPr>
        <w:spacing w:after="240" w:before="240" w:lineRule="auto"/>
        <w:ind w:left="720" w:hanging="360"/>
      </w:pPr>
      <w:r w:rsidDel="00000000" w:rsidR="00000000" w:rsidRPr="00000000">
        <w:rPr>
          <w:b w:val="1"/>
          <w:rtl w:val="0"/>
        </w:rPr>
        <w:t xml:space="preserve">Principle:</w:t>
      </w:r>
      <w:r w:rsidDel="00000000" w:rsidR="00000000" w:rsidRPr="00000000">
        <w:rPr>
          <w:rtl w:val="0"/>
        </w:rPr>
        <w:t xml:space="preserve"> Frictional Force and Energy Loss</w:t>
        <w:br w:type="textWrapping"/>
        <w:t xml:space="preserve">Friction between gears can be analyzed using: </w:t>
      </w:r>
    </w:p>
    <w:p w:rsidR="00000000" w:rsidDel="00000000" w:rsidP="00000000" w:rsidRDefault="00000000" w:rsidRPr="00000000" w14:paraId="00000004">
      <w:pPr>
        <w:spacing w:after="240" w:before="240" w:lineRule="auto"/>
        <w:ind w:left="720" w:firstLine="72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05">
      <w:pPr>
        <w:spacing w:after="240" w:before="240" w:lineRule="auto"/>
        <w:ind w:left="720" w:firstLine="72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μ=</w:t>
      </w:r>
      <w:r w:rsidDel="00000000" w:rsidR="00000000" w:rsidRPr="00000000">
        <w:rPr>
          <w:rFonts w:ascii="Times New Roman" w:cs="Times New Roman" w:eastAsia="Times New Roman" w:hAnsi="Times New Roman"/>
          <w:i w:val="1"/>
          <w:sz w:val="26"/>
          <w:szCs w:val="26"/>
          <w:rtl w:val="0"/>
        </w:rPr>
        <w:t xml:space="preserve">F</w:t>
      </w:r>
      <w:r w:rsidDel="00000000" w:rsidR="00000000" w:rsidRPr="00000000">
        <w:rPr>
          <w:rFonts w:ascii="Times New Roman" w:cs="Times New Roman" w:eastAsia="Times New Roman" w:hAnsi="Times New Roman"/>
          <w:i w:val="1"/>
          <w:sz w:val="16"/>
          <w:szCs w:val="16"/>
          <w:rtl w:val="0"/>
        </w:rPr>
        <w:t xml:space="preserve">friction</w:t>
      </w:r>
      <w:r w:rsidDel="00000000" w:rsidR="00000000" w:rsidRPr="00000000">
        <w:rPr>
          <w:rFonts w:ascii="Times New Roman" w:cs="Times New Roman" w:eastAsia="Times New Roman" w:hAnsi="Times New Roman"/>
          <w:i w:val="1"/>
          <w:sz w:val="26"/>
          <w:szCs w:val="26"/>
          <w:rtl w:val="0"/>
        </w:rPr>
        <w:t xml:space="preserve">/N</w:t>
      </w:r>
    </w:p>
    <w:p w:rsidR="00000000" w:rsidDel="00000000" w:rsidP="00000000" w:rsidRDefault="00000000" w:rsidRPr="00000000" w14:paraId="00000006">
      <w:pPr>
        <w:spacing w:after="240" w:before="240" w:lineRule="auto"/>
        <w:ind w:left="720" w:firstLine="72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07">
      <w:pPr>
        <w:spacing w:after="240" w:before="240" w:lineRule="auto"/>
        <w:ind w:left="720" w:firstLine="72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F</w:t>
      </w:r>
      <w:r w:rsidDel="00000000" w:rsidR="00000000" w:rsidRPr="00000000">
        <w:rPr>
          <w:rFonts w:ascii="Times New Roman" w:cs="Times New Roman" w:eastAsia="Times New Roman" w:hAnsi="Times New Roman"/>
          <w:i w:val="1"/>
          <w:sz w:val="16"/>
          <w:szCs w:val="16"/>
          <w:rtl w:val="0"/>
        </w:rPr>
        <w:t xml:space="preserve">friction</w:t>
      </w:r>
      <w:r w:rsidDel="00000000" w:rsidR="00000000" w:rsidRPr="00000000">
        <w:rPr>
          <w:rFonts w:ascii="Times New Roman" w:cs="Times New Roman" w:eastAsia="Times New Roman" w:hAnsi="Times New Roman"/>
          <w:i w:val="1"/>
          <w:sz w:val="26"/>
          <w:szCs w:val="26"/>
          <w:rtl w:val="0"/>
        </w:rPr>
        <w:t xml:space="preserve">=μN</w:t>
      </w:r>
    </w:p>
    <w:p w:rsidR="00000000" w:rsidDel="00000000" w:rsidP="00000000" w:rsidRDefault="00000000" w:rsidRPr="00000000" w14:paraId="00000008">
      <w:pPr>
        <w:spacing w:after="240" w:before="240" w:lineRule="auto"/>
        <w:ind w:left="1440" w:firstLine="720"/>
        <w:rPr/>
      </w:pPr>
      <w:r w:rsidDel="00000000" w:rsidR="00000000" w:rsidRPr="00000000">
        <w:rPr>
          <w:rtl w:val="0"/>
        </w:rPr>
        <w:t xml:space="preserve">where μ is the coefficient of friction and N is the normal force.</w:t>
      </w:r>
    </w:p>
    <w:p w:rsidR="00000000" w:rsidDel="00000000" w:rsidP="00000000" w:rsidRDefault="00000000" w:rsidRPr="00000000" w14:paraId="00000009">
      <w:pPr>
        <w:numPr>
          <w:ilvl w:val="1"/>
          <w:numId w:val="4"/>
        </w:numPr>
        <w:spacing w:after="240" w:before="240" w:lineRule="auto"/>
        <w:ind w:left="1440" w:hanging="360"/>
      </w:pPr>
      <w:r w:rsidDel="00000000" w:rsidR="00000000" w:rsidRPr="00000000">
        <w:rPr>
          <w:rtl w:val="0"/>
        </w:rPr>
        <w:t xml:space="preserve">Friction ensures smooth gear engagement but excessive friction causes wear and energy loss. Using materials with optimal friction coefficients will enhance durability and efficiency.</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bodd7ovawsuc" w:id="1"/>
      <w:bookmarkEnd w:id="1"/>
      <w:r w:rsidDel="00000000" w:rsidR="00000000" w:rsidRPr="00000000">
        <w:rPr>
          <w:b w:val="1"/>
          <w:color w:val="000000"/>
          <w:sz w:val="26"/>
          <w:szCs w:val="26"/>
          <w:rtl w:val="0"/>
        </w:rPr>
        <w:t xml:space="preserve">2. Torque</w:t>
      </w:r>
    </w:p>
    <w:p w:rsidR="00000000" w:rsidDel="00000000" w:rsidP="00000000" w:rsidRDefault="00000000" w:rsidRPr="00000000" w14:paraId="0000000B">
      <w:pPr>
        <w:numPr>
          <w:ilvl w:val="0"/>
          <w:numId w:val="3"/>
        </w:numPr>
        <w:spacing w:after="240" w:before="240" w:lineRule="auto"/>
        <w:ind w:left="720" w:hanging="360"/>
      </w:pPr>
      <w:r w:rsidDel="00000000" w:rsidR="00000000" w:rsidRPr="00000000">
        <w:rPr>
          <w:b w:val="1"/>
          <w:rtl w:val="0"/>
        </w:rPr>
        <w:t xml:space="preserve">Principle:</w:t>
      </w:r>
      <w:r w:rsidDel="00000000" w:rsidR="00000000" w:rsidRPr="00000000">
        <w:rPr>
          <w:rtl w:val="0"/>
        </w:rPr>
        <w:t xml:space="preserve"> Rotational Mechanics (Torque)</w:t>
        <w:br w:type="textWrapping"/>
        <w:t xml:space="preserve"> Torque is the force causing rotation, calculated as:</w:t>
      </w:r>
    </w:p>
    <w:p w:rsidR="00000000" w:rsidDel="00000000" w:rsidP="00000000" w:rsidRDefault="00000000" w:rsidRPr="00000000" w14:paraId="0000000C">
      <w:pPr>
        <w:spacing w:after="240" w:before="240" w:lineRule="auto"/>
        <w:ind w:left="1440" w:firstLine="0"/>
        <w:rPr>
          <w:rFonts w:ascii="Times New Roman" w:cs="Times New Roman" w:eastAsia="Times New Roman" w:hAnsi="Times New Roman"/>
          <w:i w:val="1"/>
          <w:sz w:val="26"/>
          <w:szCs w:val="26"/>
        </w:rPr>
      </w:pPr>
      <w:r w:rsidDel="00000000" w:rsidR="00000000" w:rsidRPr="00000000">
        <w:rPr>
          <w:rFonts w:ascii="Gungsuh" w:cs="Gungsuh" w:eastAsia="Gungsuh" w:hAnsi="Gungsuh"/>
          <w:i w:val="1"/>
          <w:sz w:val="26"/>
          <w:szCs w:val="26"/>
          <w:rtl w:val="0"/>
        </w:rPr>
        <w:t xml:space="preserve">T=r・F・sin(0)</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where τ is torque, r is the distance from the axis of rotation, F is the force applied, and θ is the angle of application.</w:t>
      </w:r>
    </w:p>
    <w:p w:rsidR="00000000" w:rsidDel="00000000" w:rsidP="00000000" w:rsidRDefault="00000000" w:rsidRPr="00000000" w14:paraId="0000000E">
      <w:pPr>
        <w:numPr>
          <w:ilvl w:val="1"/>
          <w:numId w:val="3"/>
        </w:numPr>
        <w:spacing w:after="0" w:afterAutospacing="0" w:before="240" w:lineRule="auto"/>
        <w:ind w:left="1440" w:hanging="360"/>
      </w:pPr>
      <w:r w:rsidDel="00000000" w:rsidR="00000000" w:rsidRPr="00000000">
        <w:rPr>
          <w:rtl w:val="0"/>
        </w:rPr>
        <w:t xml:space="preserve">Torque governs the effort needed to turn handles or gears, which directly relates to fine motor skill development.</w:t>
      </w:r>
    </w:p>
    <w:p w:rsidR="00000000" w:rsidDel="00000000" w:rsidP="00000000" w:rsidRDefault="00000000" w:rsidRPr="00000000" w14:paraId="0000000F">
      <w:pPr>
        <w:numPr>
          <w:ilvl w:val="1"/>
          <w:numId w:val="3"/>
        </w:numPr>
        <w:spacing w:after="240" w:before="0" w:beforeAutospacing="0" w:lineRule="auto"/>
        <w:ind w:left="1440" w:hanging="360"/>
        <w:rPr>
          <w:u w:val="none"/>
        </w:rPr>
      </w:pPr>
      <w:r w:rsidDel="00000000" w:rsidR="00000000" w:rsidRPr="00000000">
        <w:rPr>
          <w:rtl w:val="0"/>
        </w:rPr>
        <w:t xml:space="preserve">Using a long handle on your crank will allow the kids to exert a greater torque force . </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nn958l45zokc" w:id="2"/>
      <w:bookmarkEnd w:id="2"/>
      <w:r w:rsidDel="00000000" w:rsidR="00000000" w:rsidRPr="00000000">
        <w:rPr>
          <w:b w:val="1"/>
          <w:color w:val="000000"/>
          <w:sz w:val="26"/>
          <w:szCs w:val="26"/>
          <w:rtl w:val="0"/>
        </w:rPr>
        <w:t xml:space="preserve">3. Gravity</w:t>
      </w:r>
    </w:p>
    <w:p w:rsidR="00000000" w:rsidDel="00000000" w:rsidP="00000000" w:rsidRDefault="00000000" w:rsidRPr="00000000" w14:paraId="00000011">
      <w:pPr>
        <w:numPr>
          <w:ilvl w:val="0"/>
          <w:numId w:val="5"/>
        </w:numPr>
        <w:spacing w:after="240" w:before="240" w:lineRule="auto"/>
        <w:ind w:left="720" w:hanging="360"/>
      </w:pPr>
      <w:r w:rsidDel="00000000" w:rsidR="00000000" w:rsidRPr="00000000">
        <w:rPr>
          <w:b w:val="1"/>
          <w:rtl w:val="0"/>
        </w:rPr>
        <w:t xml:space="preserve">Principle:</w:t>
      </w:r>
      <w:r w:rsidDel="00000000" w:rsidR="00000000" w:rsidRPr="00000000">
        <w:rPr>
          <w:rtl w:val="0"/>
        </w:rPr>
        <w:t xml:space="preserve"> Gravitational Acceleration and Kinetic Energy</w:t>
        <w:br w:type="textWrapping"/>
        <w:t xml:space="preserve"> The motion of marbles and cars relies on gravity: </w:t>
      </w:r>
    </w:p>
    <w:p w:rsidR="00000000" w:rsidDel="00000000" w:rsidP="00000000" w:rsidRDefault="00000000" w:rsidRPr="00000000" w14:paraId="00000012">
      <w:pPr>
        <w:spacing w:after="240" w:before="240" w:lineRule="auto"/>
        <w:ind w:left="720" w:firstLine="720"/>
        <w:rPr>
          <w:sz w:val="26"/>
          <w:szCs w:val="26"/>
        </w:rPr>
      </w:pPr>
      <w:r w:rsidDel="00000000" w:rsidR="00000000" w:rsidRPr="00000000">
        <w:rPr>
          <w:sz w:val="26"/>
          <w:szCs w:val="26"/>
          <w:rtl w:val="0"/>
        </w:rPr>
        <w:t xml:space="preserve">F</w:t>
      </w:r>
      <w:r w:rsidDel="00000000" w:rsidR="00000000" w:rsidRPr="00000000">
        <w:rPr>
          <w:sz w:val="16"/>
          <w:szCs w:val="16"/>
          <w:rtl w:val="0"/>
        </w:rPr>
        <w:t xml:space="preserve">gravity</w:t>
      </w:r>
      <w:r w:rsidDel="00000000" w:rsidR="00000000" w:rsidRPr="00000000">
        <w:rPr>
          <w:sz w:val="26"/>
          <w:szCs w:val="26"/>
          <w:rtl w:val="0"/>
        </w:rPr>
        <w:t xml:space="preserve">=m</w:t>
      </w:r>
      <w:r w:rsidDel="00000000" w:rsidR="00000000" w:rsidRPr="00000000">
        <w:rPr>
          <w:rFonts w:ascii="Gungsuh" w:cs="Gungsuh" w:eastAsia="Gungsuh" w:hAnsi="Gungsuh"/>
          <w:i w:val="1"/>
          <w:rtl w:val="0"/>
        </w:rPr>
        <w:t xml:space="preserve">・</w:t>
      </w:r>
      <w:r w:rsidDel="00000000" w:rsidR="00000000" w:rsidRPr="00000000">
        <w:rPr>
          <w:rFonts w:ascii="Times New Roman" w:cs="Times New Roman" w:eastAsia="Times New Roman" w:hAnsi="Times New Roman"/>
          <w:i w:val="1"/>
          <w:sz w:val="26"/>
          <w:szCs w:val="26"/>
          <w:rtl w:val="0"/>
        </w:rPr>
        <w:t xml:space="preserve">g</w:t>
      </w:r>
      <w:r w:rsidDel="00000000" w:rsidR="00000000" w:rsidRPr="00000000">
        <w:rPr>
          <w:rtl w:val="0"/>
        </w:rPr>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where m is mass, and g is gravitational acceleration (9.8 m/s^2).</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Potential energy is converted to kinetic energy as objects move down inclined planes:</w:t>
      </w:r>
    </w:p>
    <w:p w:rsidR="00000000" w:rsidDel="00000000" w:rsidP="00000000" w:rsidRDefault="00000000" w:rsidRPr="00000000" w14:paraId="00000015">
      <w:pPr>
        <w:spacing w:after="240" w:before="240" w:lineRule="auto"/>
        <w:ind w:left="720" w:firstLine="72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g</m:t>
            </m:r>
          </m:sub>
        </m:sSub>
        <m:r>
          <w:rPr>
            <w:rFonts w:ascii="Times New Roman" w:cs="Times New Roman" w:eastAsia="Times New Roman" w:hAnsi="Times New Roman"/>
            <w:sz w:val="26"/>
            <w:szCs w:val="26"/>
          </w:rPr>
          <m:t xml:space="preserve">=mgh,    KE= </m:t>
        </m:r>
        <m:r>
          <w:rPr>
            <w:rFonts w:ascii="Times New Roman" w:cs="Times New Roman" w:eastAsia="Times New Roman" w:hAnsi="Times New Roman"/>
            <w:i w:val="1"/>
            <w:sz w:val="26"/>
            <w:szCs w:val="26"/>
          </w:rPr>
          <m:t xml:space="preserve">½</m:t>
        </m:r>
        <m:r>
          <w:rPr>
            <w:rFonts w:ascii="Times New Roman" w:cs="Times New Roman" w:eastAsia="Times New Roman" w:hAnsi="Times New Roman"/>
            <w:sz w:val="26"/>
            <w:szCs w:val="26"/>
          </w:rPr>
          <m:t xml:space="preserve"> m</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v</m:t>
            </m:r>
          </m:e>
          <m:sup>
            <m:r>
              <w:rPr>
                <w:rFonts w:ascii="Times New Roman" w:cs="Times New Roman" w:eastAsia="Times New Roman" w:hAnsi="Times New Roman"/>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This principle can be demonstrated in the Plinko, car conveyor and Marble Race Track systems, which use the principles of gravity to create movement within the system in tangient with conveyors and elevators, working against gravity. </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qhheye1gtxa5" w:id="3"/>
      <w:bookmarkEnd w:id="3"/>
      <w:r w:rsidDel="00000000" w:rsidR="00000000" w:rsidRPr="00000000">
        <w:rPr>
          <w:b w:val="1"/>
          <w:color w:val="000000"/>
          <w:sz w:val="26"/>
          <w:szCs w:val="26"/>
          <w:rtl w:val="0"/>
        </w:rPr>
        <w:t xml:space="preserve">4. Strength of Components</w:t>
      </w:r>
    </w:p>
    <w:p w:rsidR="00000000" w:rsidDel="00000000" w:rsidP="00000000" w:rsidRDefault="00000000" w:rsidRPr="00000000" w14:paraId="00000019">
      <w:pPr>
        <w:numPr>
          <w:ilvl w:val="0"/>
          <w:numId w:val="7"/>
        </w:numPr>
        <w:spacing w:after="240" w:before="240" w:lineRule="auto"/>
        <w:ind w:left="720" w:hanging="360"/>
      </w:pPr>
      <w:r w:rsidDel="00000000" w:rsidR="00000000" w:rsidRPr="00000000">
        <w:rPr>
          <w:b w:val="1"/>
          <w:rtl w:val="0"/>
        </w:rPr>
        <w:t xml:space="preserve">Principle:</w:t>
      </w:r>
      <w:r w:rsidDel="00000000" w:rsidR="00000000" w:rsidRPr="00000000">
        <w:rPr>
          <w:rtl w:val="0"/>
        </w:rPr>
        <w:t xml:space="preserve"> Stress and Strain in Materials</w:t>
        <w:br w:type="textWrapping"/>
        <w:t xml:space="preserve"> Structural integrity is guided by:</w:t>
      </w:r>
    </w:p>
    <w:p w:rsidR="00000000" w:rsidDel="00000000" w:rsidP="00000000" w:rsidRDefault="00000000" w:rsidRPr="00000000" w14:paraId="0000001A">
      <w:pPr>
        <w:spacing w:after="240" w:before="240" w:lineRule="auto"/>
        <w:ind w:left="720" w:firstLine="720"/>
        <w:rPr/>
      </w:pPr>
      <w:r w:rsidDel="00000000" w:rsidR="00000000" w:rsidRPr="00000000">
        <w:rPr/>
        <w:drawing>
          <wp:inline distB="114300" distT="114300" distL="114300" distR="114300">
            <wp:extent cx="1709738" cy="633782"/>
            <wp:effectExtent b="0" l="0" r="0" t="0"/>
            <wp:docPr id="1" name="image1.png"/>
            <a:graphic>
              <a:graphicData uri="http://schemas.openxmlformats.org/drawingml/2006/picture">
                <pic:pic>
                  <pic:nvPicPr>
                    <pic:cNvPr id="0" name="image1.png"/>
                    <pic:cNvPicPr preferRelativeResize="0"/>
                  </pic:nvPicPr>
                  <pic:blipFill>
                    <a:blip r:embed="rId7"/>
                    <a:srcRect b="46513" l="54458" r="33457" t="45542"/>
                    <a:stretch>
                      <a:fillRect/>
                    </a:stretch>
                  </pic:blipFill>
                  <pic:spPr>
                    <a:xfrm>
                      <a:off x="0" y="0"/>
                      <a:ext cx="1709738" cy="63378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 where σ is stress, F is force, A is the cross-sectional area, ϵ is strain, ΔL is the change in length, and L</w:t>
      </w:r>
      <w:r w:rsidDel="00000000" w:rsidR="00000000" w:rsidRPr="00000000">
        <w:rPr>
          <w:sz w:val="14"/>
          <w:szCs w:val="14"/>
          <w:rtl w:val="0"/>
        </w:rPr>
        <w:t xml:space="preserve">0</w:t>
      </w:r>
      <w:r w:rsidDel="00000000" w:rsidR="00000000" w:rsidRPr="00000000">
        <w:rPr>
          <w:rtl w:val="0"/>
        </w:rPr>
        <w:t xml:space="preserve"> is the original length.</w:t>
      </w:r>
    </w:p>
    <w:p w:rsidR="00000000" w:rsidDel="00000000" w:rsidP="00000000" w:rsidRDefault="00000000" w:rsidRPr="00000000" w14:paraId="0000001C">
      <w:pPr>
        <w:numPr>
          <w:ilvl w:val="1"/>
          <w:numId w:val="7"/>
        </w:numPr>
        <w:spacing w:after="240" w:before="240" w:lineRule="auto"/>
        <w:ind w:left="1440" w:hanging="360"/>
      </w:pPr>
      <w:r w:rsidDel="00000000" w:rsidR="00000000" w:rsidRPr="00000000">
        <w:rPr>
          <w:rtl w:val="0"/>
        </w:rPr>
        <w:t xml:space="preserve">This ensures components withstand repetitive use without failure. Selecting materials with high tensile and compressive strength, like wood or sturdy plastic, will maximize durability.</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hwjr1oin45g6" w:id="4"/>
      <w:bookmarkEnd w:id="4"/>
      <w:r w:rsidDel="00000000" w:rsidR="00000000" w:rsidRPr="00000000">
        <w:rPr>
          <w:b w:val="1"/>
          <w:color w:val="000000"/>
          <w:sz w:val="26"/>
          <w:szCs w:val="26"/>
          <w:rtl w:val="0"/>
        </w:rPr>
        <w:t xml:space="preserve">Additional Laws and Equations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rtl w:val="0"/>
        </w:rPr>
        <w:t xml:space="preserve">Conservation of Energy</w:t>
        <w:br w:type="textWrapping"/>
      </w:r>
    </w:p>
    <w:p w:rsidR="00000000" w:rsidDel="00000000" w:rsidP="00000000" w:rsidRDefault="00000000" w:rsidRPr="00000000" w14:paraId="0000001F">
      <w:pPr>
        <w:numPr>
          <w:ilvl w:val="1"/>
          <w:numId w:val="2"/>
        </w:numPr>
        <w:spacing w:after="240" w:before="0" w:beforeAutospacing="0" w:lineRule="auto"/>
        <w:ind w:left="1440" w:hanging="360"/>
      </w:pPr>
      <w:r w:rsidDel="00000000" w:rsidR="00000000" w:rsidRPr="00000000">
        <w:rPr>
          <w:rtl w:val="0"/>
        </w:rPr>
        <w:t xml:space="preserve">Energy transformations in the system, like potential energy to kinetic energy, can be expressed as:</w:t>
      </w:r>
    </w:p>
    <w:p w:rsidR="00000000" w:rsidDel="00000000" w:rsidP="00000000" w:rsidRDefault="00000000" w:rsidRPr="00000000" w14:paraId="00000020">
      <w:pPr>
        <w:spacing w:after="240" w:befor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r w:rsidDel="00000000" w:rsidR="00000000" w:rsidRPr="00000000">
        <w:rPr>
          <w:rFonts w:ascii="Times New Roman" w:cs="Times New Roman" w:eastAsia="Times New Roman" w:hAnsi="Times New Roman"/>
          <w:sz w:val="16"/>
          <w:szCs w:val="16"/>
          <w:rtl w:val="0"/>
        </w:rPr>
        <w:t xml:space="preserve">total</w:t>
      </w:r>
      <w:r w:rsidDel="00000000" w:rsidR="00000000" w:rsidRPr="00000000">
        <w:rPr>
          <w:rFonts w:ascii="Times New Roman" w:cs="Times New Roman" w:eastAsia="Times New Roman" w:hAnsi="Times New Roman"/>
          <w:sz w:val="26"/>
          <w:szCs w:val="26"/>
          <w:rtl w:val="0"/>
        </w:rPr>
        <w:t xml:space="preserve">= KE+PE+E</w:t>
      </w:r>
      <w:r w:rsidDel="00000000" w:rsidR="00000000" w:rsidRPr="00000000">
        <w:rPr>
          <w:rFonts w:ascii="Times New Roman" w:cs="Times New Roman" w:eastAsia="Times New Roman" w:hAnsi="Times New Roman"/>
          <w:sz w:val="16"/>
          <w:szCs w:val="16"/>
          <w:rtl w:val="0"/>
        </w:rPr>
        <w:t xml:space="preserve">loss</w:t>
      </w:r>
      <w:r w:rsidDel="00000000" w:rsidR="00000000" w:rsidRPr="00000000">
        <w:rPr>
          <w:rFonts w:ascii="Times New Roman" w:cs="Times New Roman" w:eastAsia="Times New Roman" w:hAnsi="Times New Roman"/>
          <w:sz w:val="26"/>
          <w:szCs w:val="26"/>
          <w:rtl w:val="0"/>
        </w:rPr>
        <w:t xml:space="preserve"> (friction)</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rtl w:val="0"/>
        </w:rPr>
        <w:t xml:space="preserve">Gear Ratios</w:t>
        <w:br w:type="textWrapping"/>
      </w:r>
    </w:p>
    <w:p w:rsidR="00000000" w:rsidDel="00000000" w:rsidP="00000000" w:rsidRDefault="00000000" w:rsidRPr="00000000" w14:paraId="00000022">
      <w:pPr>
        <w:numPr>
          <w:ilvl w:val="1"/>
          <w:numId w:val="2"/>
        </w:numPr>
        <w:spacing w:after="240" w:before="0" w:beforeAutospacing="0" w:lineRule="auto"/>
        <w:ind w:left="1440" w:hanging="360"/>
      </w:pPr>
      <w:r w:rsidDel="00000000" w:rsidR="00000000" w:rsidRPr="00000000">
        <w:rPr>
          <w:rtl w:val="0"/>
        </w:rPr>
        <w:t xml:space="preserve">Gear systems are governed by:</w:t>
      </w:r>
    </w:p>
    <w:p w:rsidR="00000000" w:rsidDel="00000000" w:rsidP="00000000" w:rsidRDefault="00000000" w:rsidRPr="00000000" w14:paraId="00000023">
      <w:pPr>
        <w:spacing w:after="240" w:before="240" w:lineRule="auto"/>
        <w:ind w:left="720" w:firstLine="72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Gear Ratio=Teeth on Driven Gear/Teeth on Driving Gear</w:t>
      </w:r>
    </w:p>
    <w:p w:rsidR="00000000" w:rsidDel="00000000" w:rsidP="00000000" w:rsidRDefault="00000000" w:rsidRPr="00000000" w14:paraId="00000024">
      <w:pPr>
        <w:numPr>
          <w:ilvl w:val="1"/>
          <w:numId w:val="2"/>
        </w:numPr>
        <w:spacing w:after="0" w:afterAutospacing="0" w:before="240" w:lineRule="auto"/>
        <w:ind w:left="1440" w:hanging="360"/>
      </w:pPr>
      <w:r w:rsidDel="00000000" w:rsidR="00000000" w:rsidRPr="00000000">
        <w:rPr>
          <w:rtl w:val="0"/>
        </w:rPr>
        <w:t xml:space="preserve"> This determines speed and torque adjustments, useful for cranks and moving components.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rtl w:val="0"/>
        </w:rPr>
        <w:t xml:space="preserve">Newton's Laws of Motion</w:t>
        <w:br w:type="textWrapping"/>
      </w:r>
    </w:p>
    <w:p w:rsidR="00000000" w:rsidDel="00000000" w:rsidP="00000000" w:rsidRDefault="00000000" w:rsidRPr="00000000" w14:paraId="00000026">
      <w:pPr>
        <w:numPr>
          <w:ilvl w:val="1"/>
          <w:numId w:val="2"/>
        </w:numPr>
        <w:spacing w:after="240" w:before="0" w:beforeAutospacing="0" w:lineRule="auto"/>
        <w:ind w:left="1440" w:hanging="360"/>
      </w:pPr>
      <w:r w:rsidDel="00000000" w:rsidR="00000000" w:rsidRPr="00000000">
        <w:rPr>
          <w:rtl w:val="0"/>
        </w:rPr>
        <w:t xml:space="preserve">Particularly </w:t>
      </w:r>
      <w:r w:rsidDel="00000000" w:rsidR="00000000" w:rsidRPr="00000000">
        <w:rPr>
          <w:b w:val="1"/>
          <w:rtl w:val="0"/>
        </w:rPr>
        <w:t xml:space="preserve">Newton’s Second Law</w:t>
      </w:r>
      <w:r w:rsidDel="00000000" w:rsidR="00000000" w:rsidRPr="00000000">
        <w:rPr>
          <w:rtl w:val="0"/>
        </w:rPr>
        <w:t xml:space="preserve">: </w:t>
      </w:r>
    </w:p>
    <w:p w:rsidR="00000000" w:rsidDel="00000000" w:rsidP="00000000" w:rsidRDefault="00000000" w:rsidRPr="00000000" w14:paraId="00000027">
      <w:pPr>
        <w:spacing w:after="240" w:before="240" w:lineRule="auto"/>
        <w:ind w:left="1440" w:firstLine="0"/>
        <w:rPr>
          <w:rFonts w:ascii="Times New Roman" w:cs="Times New Roman" w:eastAsia="Times New Roman" w:hAnsi="Times New Roman"/>
          <w:i w:val="1"/>
          <w:sz w:val="26"/>
          <w:szCs w:val="26"/>
        </w:rPr>
      </w:pPr>
      <w:r w:rsidDel="00000000" w:rsidR="00000000" w:rsidRPr="00000000">
        <w:rPr>
          <w:rFonts w:ascii="Gungsuh" w:cs="Gungsuh" w:eastAsia="Gungsuh" w:hAnsi="Gungsuh"/>
          <w:i w:val="1"/>
          <w:sz w:val="26"/>
          <w:szCs w:val="26"/>
          <w:rtl w:val="0"/>
        </w:rPr>
        <w:t xml:space="preserve">F = m・a</w:t>
      </w:r>
    </w:p>
    <w:p w:rsidR="00000000" w:rsidDel="00000000" w:rsidP="00000000" w:rsidRDefault="00000000" w:rsidRPr="00000000" w14:paraId="00000028">
      <w:pPr>
        <w:numPr>
          <w:ilvl w:val="2"/>
          <w:numId w:val="2"/>
        </w:numPr>
        <w:spacing w:after="0" w:afterAutospacing="0" w:before="240" w:lineRule="auto"/>
        <w:ind w:left="2160" w:hanging="360"/>
      </w:pPr>
      <w:r w:rsidDel="00000000" w:rsidR="00000000" w:rsidRPr="00000000">
        <w:rPr>
          <w:rtl w:val="0"/>
        </w:rPr>
        <w:t xml:space="preserve">Useful for analyzing the forces required to initiate motion in moving components.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rtl w:val="0"/>
        </w:rPr>
        <w:t xml:space="preserve">Hooke’s Law</w:t>
        <w:br w:type="textWrapping"/>
      </w:r>
    </w:p>
    <w:p w:rsidR="00000000" w:rsidDel="00000000" w:rsidP="00000000" w:rsidRDefault="00000000" w:rsidRPr="00000000" w14:paraId="0000002A">
      <w:pPr>
        <w:numPr>
          <w:ilvl w:val="1"/>
          <w:numId w:val="2"/>
        </w:numPr>
        <w:spacing w:after="240" w:before="0" w:beforeAutospacing="0" w:lineRule="auto"/>
        <w:ind w:left="1440" w:hanging="360"/>
      </w:pPr>
      <w:r w:rsidDel="00000000" w:rsidR="00000000" w:rsidRPr="00000000">
        <w:rPr>
          <w:rtl w:val="0"/>
        </w:rPr>
        <w:t xml:space="preserve">If elastic materials like springs are used for feedback mechanisms, Hooke’s Law applies: </w:t>
      </w:r>
    </w:p>
    <w:p w:rsidR="00000000" w:rsidDel="00000000" w:rsidP="00000000" w:rsidRDefault="00000000" w:rsidRPr="00000000" w14:paraId="0000002B">
      <w:pPr>
        <w:spacing w:after="240" w:before="240" w:lineRule="auto"/>
        <w:ind w:left="1440" w:firstLine="0"/>
        <w:rPr>
          <w:rFonts w:ascii="Times New Roman" w:cs="Times New Roman" w:eastAsia="Times New Roman" w:hAnsi="Times New Roman"/>
          <w:i w:val="1"/>
          <w:sz w:val="26"/>
          <w:szCs w:val="26"/>
        </w:rPr>
      </w:pPr>
      <w:r w:rsidDel="00000000" w:rsidR="00000000" w:rsidRPr="00000000">
        <w:rPr>
          <w:rFonts w:ascii="Gungsuh" w:cs="Gungsuh" w:eastAsia="Gungsuh" w:hAnsi="Gungsuh"/>
          <w:i w:val="1"/>
          <w:sz w:val="26"/>
          <w:szCs w:val="26"/>
          <w:rtl w:val="0"/>
        </w:rPr>
        <w:t xml:space="preserve">F = K・X</w:t>
      </w:r>
    </w:p>
    <w:p w:rsidR="00000000" w:rsidDel="00000000" w:rsidP="00000000" w:rsidRDefault="00000000" w:rsidRPr="00000000" w14:paraId="0000002C">
      <w:pPr>
        <w:numPr>
          <w:ilvl w:val="1"/>
          <w:numId w:val="2"/>
        </w:numPr>
        <w:spacing w:after="240" w:before="240" w:lineRule="auto"/>
        <w:ind w:left="1440" w:hanging="360"/>
      </w:pPr>
      <w:r w:rsidDel="00000000" w:rsidR="00000000" w:rsidRPr="00000000">
        <w:rPr>
          <w:rtl w:val="0"/>
        </w:rPr>
        <w:t xml:space="preserve">where k is the spring constant and x is displacement (change in position). This equation can be rearranged to:</w:t>
      </w:r>
    </w:p>
    <w:p w:rsidR="00000000" w:rsidDel="00000000" w:rsidP="00000000" w:rsidRDefault="00000000" w:rsidRPr="00000000" w14:paraId="0000002D">
      <w:pPr>
        <w:spacing w:after="240" w:before="240" w:lineRule="auto"/>
        <w:ind w:left="1440" w:firstLine="72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k=F/X</w:t>
      </w:r>
    </w:p>
    <w:p w:rsidR="00000000" w:rsidDel="00000000" w:rsidP="00000000" w:rsidRDefault="00000000" w:rsidRPr="00000000" w14:paraId="0000002E">
      <w:pPr>
        <w:spacing w:after="240" w:before="240" w:lineRule="auto"/>
        <w:ind w:left="1440" w:firstLine="720"/>
        <w:rPr/>
      </w:pPr>
      <w:r w:rsidDel="00000000" w:rsidR="00000000" w:rsidRPr="00000000">
        <w:rPr>
          <w:rtl w:val="0"/>
        </w:rPr>
        <w:t xml:space="preserve">Where the spring constant for a specific spring can be calculated if the force applied to the spring and the displacement of the spring is known</w:t>
      </w:r>
    </w:p>
    <w:p w:rsidR="00000000" w:rsidDel="00000000" w:rsidP="00000000" w:rsidRDefault="00000000" w:rsidRPr="00000000" w14:paraId="0000002F">
      <w:pPr>
        <w:numPr>
          <w:ilvl w:val="1"/>
          <w:numId w:val="2"/>
        </w:numPr>
        <w:spacing w:after="240" w:before="240" w:lineRule="auto"/>
        <w:ind w:left="1440" w:hanging="360"/>
        <w:rPr>
          <w:u w:val="none"/>
        </w:rPr>
      </w:pPr>
      <w:r w:rsidDel="00000000" w:rsidR="00000000" w:rsidRPr="00000000">
        <w:rPr>
          <w:rtl w:val="0"/>
        </w:rPr>
        <w:t xml:space="preserve">We use Hooke’s in the marble maze design </w:t>
      </w:r>
    </w:p>
    <w:p w:rsidR="00000000" w:rsidDel="00000000" w:rsidP="00000000" w:rsidRDefault="00000000" w:rsidRPr="00000000" w14:paraId="00000030">
      <w:pPr>
        <w:spacing w:after="240" w:before="240" w:lineRule="auto"/>
        <w:ind w:left="0" w:firstLine="0"/>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mgs910w8dd0l" w:id="5"/>
      <w:bookmarkEnd w:id="5"/>
      <w:r w:rsidDel="00000000" w:rsidR="00000000" w:rsidRPr="00000000">
        <w:rPr>
          <w:b w:val="1"/>
          <w:color w:val="000000"/>
          <w:sz w:val="26"/>
          <w:szCs w:val="26"/>
          <w:rtl w:val="0"/>
        </w:rPr>
        <w:t xml:space="preserve">How These Support STEM Learning</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b w:val="1"/>
          <w:rtl w:val="0"/>
        </w:rPr>
        <w:t xml:space="preserve">Physics (Forces &amp; Motion):</w:t>
      </w:r>
      <w:r w:rsidDel="00000000" w:rsidR="00000000" w:rsidRPr="00000000">
        <w:rPr>
          <w:rtl w:val="0"/>
        </w:rPr>
        <w:t xml:space="preserve"> Torque, gravity, and gear interactions illustrate basic physics concepts.</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rtl w:val="0"/>
        </w:rPr>
        <w:t xml:space="preserve">Engineering (Durability &amp; Design):</w:t>
      </w:r>
      <w:r w:rsidDel="00000000" w:rsidR="00000000" w:rsidRPr="00000000">
        <w:rPr>
          <w:rtl w:val="0"/>
        </w:rPr>
        <w:t xml:space="preserve"> Stress, strain, and material strength ensure the system is robust.</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rtl w:val="0"/>
        </w:rPr>
        <w:t xml:space="preserve">Math (Ratios &amp; Geometry):</w:t>
      </w:r>
      <w:r w:rsidDel="00000000" w:rsidR="00000000" w:rsidRPr="00000000">
        <w:rPr>
          <w:rtl w:val="0"/>
        </w:rPr>
        <w:t xml:space="preserve"> Gear ratios and layouts develop numerical and spatial reasoning.</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b w:val="1"/>
          <w:rtl w:val="0"/>
        </w:rPr>
        <w:t xml:space="preserve">Technology (Energy Transformations):</w:t>
      </w:r>
      <w:r w:rsidDel="00000000" w:rsidR="00000000" w:rsidRPr="00000000">
        <w:rPr>
          <w:rtl w:val="0"/>
        </w:rPr>
        <w:t xml:space="preserve"> Dynamo systems and friction mechanisms explain energy use and efficiency.</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sz w:val="24"/>
          <w:szCs w:val="24"/>
        </w:rPr>
      </w:pPr>
      <w:commentRangeStart w:id="1"/>
      <w:r w:rsidDel="00000000" w:rsidR="00000000" w:rsidRPr="00000000">
        <w:rPr>
          <w:sz w:val="24"/>
          <w:szCs w:val="24"/>
          <w:rtl w:val="0"/>
        </w:rPr>
        <w:t xml:space="preserve">Proposed Solution: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STEM is used to support our design solution because we are going to utilize the physics and technology aspects of STEM to optimize the efficiency and smoothness of the gear wall. We need to utilize the friction between the gears in order to make sure that the gears are able to turn effortlessly when cranked. Making sure there is low torque is also important as this also impacts the effort needed to turn the crank. The gear ratios are involved with the speed at which they turn which can either over-stimulate or under-stimulate the students if the ratio is too large or small. Acknowledging the strength of the components allows for repetitive wear, therefore selecting durable materials will minimize the chance of the components breaking or being damaged.</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Mr. Scheidly (Drexel University)</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i w:val="1"/>
          <w:sz w:val="24"/>
          <w:szCs w:val="24"/>
          <w:rPrChange w:author="Jim Muscarella" w:id="1" w:date="2025-04-28T19:17:49Z">
            <w:rPr>
              <w:sz w:val="24"/>
              <w:szCs w:val="24"/>
            </w:rPr>
          </w:rPrChange>
        </w:rPr>
      </w:pPr>
      <w:ins w:author="Jim Muscarella" w:id="0" w:date="2025-04-28T19:17:52Z">
        <w:r w:rsidDel="00000000" w:rsidR="00000000" w:rsidRPr="00000000">
          <w:rPr>
            <w:sz w:val="24"/>
            <w:szCs w:val="24"/>
            <w:rtl w:val="0"/>
          </w:rPr>
          <w:t xml:space="preserve">“</w:t>
        </w:r>
      </w:ins>
      <w:commentRangeStart w:id="2"/>
      <w:commentRangeEnd w:id="2"/>
      <w:r w:rsidDel="00000000" w:rsidR="00000000" w:rsidRPr="00000000">
        <w:commentReference w:id="2"/>
      </w:r>
      <w:r w:rsidDel="00000000" w:rsidR="00000000" w:rsidRPr="00000000">
        <w:rPr>
          <w:i w:val="1"/>
          <w:sz w:val="24"/>
          <w:szCs w:val="24"/>
          <w:rtl w:val="0"/>
          <w:rPrChange w:author="Jim Muscarella" w:id="1" w:date="2025-04-28T19:17:49Z">
            <w:rPr>
              <w:sz w:val="24"/>
              <w:szCs w:val="24"/>
            </w:rPr>
          </w:rPrChange>
        </w:rPr>
        <w:t xml:space="preserve">One aspect that seems to be missing here is the consideration of rotational dynamics. While it's fine to describe the system in terms of Newton's laws, it would be more insightful to also incorporate the rotational form of the second law. Specifically, the net torque acting on a system is equal to the moment of inertia multiplied by the angular acceleration. This omission stands out because the moment of inertia isn't mentioned in the text, even though it plays a crucial role in describing the effort required to initiate rotation.</w:t>
      </w:r>
    </w:p>
    <w:p w:rsidR="00000000" w:rsidDel="00000000" w:rsidP="00000000" w:rsidRDefault="00000000" w:rsidRPr="00000000" w14:paraId="0000003D">
      <w:pPr>
        <w:rPr>
          <w:i w:val="1"/>
          <w:sz w:val="24"/>
          <w:szCs w:val="24"/>
          <w:rPrChange w:author="Jim Muscarella" w:id="1" w:date="2025-04-28T19:17:49Z">
            <w:rPr>
              <w:sz w:val="24"/>
              <w:szCs w:val="24"/>
            </w:rPr>
          </w:rPrChange>
        </w:rPr>
      </w:pPr>
      <w:r w:rsidDel="00000000" w:rsidR="00000000" w:rsidRPr="00000000">
        <w:rPr>
          <w:rtl w:val="0"/>
        </w:rPr>
      </w:r>
    </w:p>
    <w:p w:rsidR="00000000" w:rsidDel="00000000" w:rsidP="00000000" w:rsidRDefault="00000000" w:rsidRPr="00000000" w14:paraId="0000003E">
      <w:pPr>
        <w:rPr>
          <w:i w:val="1"/>
          <w:sz w:val="24"/>
          <w:szCs w:val="24"/>
          <w:rPrChange w:author="Jim Muscarella" w:id="1" w:date="2025-04-28T19:17:49Z">
            <w:rPr>
              <w:sz w:val="24"/>
              <w:szCs w:val="24"/>
            </w:rPr>
          </w:rPrChange>
        </w:rPr>
      </w:pPr>
      <w:r w:rsidDel="00000000" w:rsidR="00000000" w:rsidRPr="00000000">
        <w:rPr>
          <w:i w:val="1"/>
          <w:sz w:val="24"/>
          <w:szCs w:val="24"/>
          <w:rtl w:val="0"/>
          <w:rPrChange w:author="Jim Muscarella" w:id="1" w:date="2025-04-28T19:17:49Z">
            <w:rPr>
              <w:sz w:val="24"/>
              <w:szCs w:val="24"/>
            </w:rPr>
          </w:rPrChange>
        </w:rPr>
        <w:t xml:space="preserve">While the explanation of gear ratios is accurate, it would be more effective to connect this concept to angular speed, as that is the key focus.</w:t>
      </w:r>
    </w:p>
    <w:p w:rsidR="00000000" w:rsidDel="00000000" w:rsidP="00000000" w:rsidRDefault="00000000" w:rsidRPr="00000000" w14:paraId="0000003F">
      <w:pPr>
        <w:rPr>
          <w:i w:val="1"/>
          <w:sz w:val="24"/>
          <w:szCs w:val="24"/>
          <w:rPrChange w:author="Jim Muscarella" w:id="1" w:date="2025-04-28T19:17:49Z">
            <w:rPr>
              <w:sz w:val="24"/>
              <w:szCs w:val="24"/>
            </w:rPr>
          </w:rPrChange>
        </w:rPr>
      </w:pPr>
      <w:r w:rsidDel="00000000" w:rsidR="00000000" w:rsidRPr="00000000">
        <w:rPr>
          <w:rtl w:val="0"/>
        </w:rPr>
      </w:r>
    </w:p>
    <w:p w:rsidR="00000000" w:rsidDel="00000000" w:rsidP="00000000" w:rsidRDefault="00000000" w:rsidRPr="00000000" w14:paraId="00000040">
      <w:pPr>
        <w:rPr>
          <w:i w:val="1"/>
          <w:sz w:val="24"/>
          <w:szCs w:val="24"/>
          <w:rPrChange w:author="Jim Muscarella" w:id="1" w:date="2025-04-28T19:17:49Z">
            <w:rPr>
              <w:sz w:val="24"/>
              <w:szCs w:val="24"/>
            </w:rPr>
          </w:rPrChange>
        </w:rPr>
      </w:pPr>
      <w:r w:rsidDel="00000000" w:rsidR="00000000" w:rsidRPr="00000000">
        <w:rPr>
          <w:i w:val="1"/>
          <w:sz w:val="24"/>
          <w:szCs w:val="24"/>
          <w:rtl w:val="0"/>
          <w:rPrChange w:author="Jim Muscarella" w:id="1" w:date="2025-04-28T19:17:49Z">
            <w:rPr>
              <w:sz w:val="24"/>
              <w:szCs w:val="24"/>
            </w:rPr>
          </w:rPrChange>
        </w:rPr>
        <w:t xml:space="preserve">I must admit that I am quite concerned about the inconsistent notation used throughout the equations. For instance, using a capital "K" for the spring constant is unconventional and suggests a lack of attention to standard practices. Additionally, presenting a set of equations as a screenshot is unprofessional and detracts from the overall clarity.</w:t>
      </w:r>
    </w:p>
    <w:p w:rsidR="00000000" w:rsidDel="00000000" w:rsidP="00000000" w:rsidRDefault="00000000" w:rsidRPr="00000000" w14:paraId="00000041">
      <w:pPr>
        <w:rPr>
          <w:i w:val="1"/>
          <w:sz w:val="24"/>
          <w:szCs w:val="24"/>
          <w:rPrChange w:author="Jim Muscarella" w:id="1" w:date="2025-04-28T19:17:49Z">
            <w:rPr>
              <w:sz w:val="24"/>
              <w:szCs w:val="24"/>
            </w:rPr>
          </w:rPrChange>
        </w:rPr>
      </w:pPr>
      <w:r w:rsidDel="00000000" w:rsidR="00000000" w:rsidRPr="00000000">
        <w:rPr>
          <w:rtl w:val="0"/>
        </w:rPr>
      </w:r>
    </w:p>
    <w:p w:rsidR="00000000" w:rsidDel="00000000" w:rsidP="00000000" w:rsidRDefault="00000000" w:rsidRPr="00000000" w14:paraId="00000042">
      <w:pPr>
        <w:rPr>
          <w:i w:val="1"/>
          <w:sz w:val="24"/>
          <w:szCs w:val="24"/>
          <w:rPrChange w:author="Jim Muscarella" w:id="1" w:date="2025-04-28T19:17:49Z">
            <w:rPr>
              <w:sz w:val="24"/>
              <w:szCs w:val="24"/>
            </w:rPr>
          </w:rPrChange>
        </w:rPr>
      </w:pPr>
      <w:r w:rsidDel="00000000" w:rsidR="00000000" w:rsidRPr="00000000">
        <w:rPr>
          <w:i w:val="1"/>
          <w:sz w:val="24"/>
          <w:szCs w:val="24"/>
          <w:rtl w:val="0"/>
          <w:rPrChange w:author="Jim Muscarella" w:id="1" w:date="2025-04-28T19:17:49Z">
            <w:rPr>
              <w:sz w:val="24"/>
              <w:szCs w:val="24"/>
            </w:rPr>
          </w:rPrChange>
        </w:rPr>
        <w:t xml:space="preserve">These observations notwithstanding, the general principles remain sound and can serve as a basis for speculation on potential outcomes or guiding experimental investigations. However, it is crucial to emphasize that this theoretical framework is inherently limited, relying on numerous assumptions and approximations. Ultimately, rigorous, quantitative testing and analysis will be indispensable in drawing definitive conclusions.</w:t>
      </w:r>
      <w:ins w:author="Jim Muscarella" w:id="2" w:date="2025-04-28T19:17:55Z">
        <w:r w:rsidDel="00000000" w:rsidR="00000000" w:rsidRPr="00000000">
          <w:rPr>
            <w:i w:val="1"/>
            <w:sz w:val="24"/>
            <w:szCs w:val="24"/>
            <w:rtl w:val="0"/>
            <w:rPrChange w:author="Jim Muscarella" w:id="1" w:date="2025-04-28T19:17:49Z">
              <w:rPr>
                <w:sz w:val="24"/>
                <w:szCs w:val="24"/>
              </w:rPr>
            </w:rPrChange>
          </w:rPr>
          <w:t xml:space="preserve">”</w:t>
        </w:r>
      </w:ins>
      <w:r w:rsidDel="00000000" w:rsidR="00000000" w:rsidRPr="00000000">
        <w:rPr>
          <w:rtl w:val="0"/>
        </w:rPr>
      </w:r>
    </w:p>
    <w:p w:rsidR="00000000" w:rsidDel="00000000" w:rsidP="00000000" w:rsidRDefault="00000000" w:rsidRPr="00000000" w14:paraId="00000043">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44">
      <w:pPr>
        <w:widowControl w:val="0"/>
        <w:spacing w:after="240" w:lineRule="auto"/>
        <w:rPr>
          <w:sz w:val="24"/>
          <w:szCs w:val="24"/>
        </w:rPr>
      </w:pPr>
      <w:commentRangeStart w:id="3"/>
      <w:r w:rsidDel="00000000" w:rsidR="00000000" w:rsidRPr="00000000">
        <w:rPr>
          <w:sz w:val="24"/>
          <w:szCs w:val="24"/>
          <w:rtl w:val="0"/>
        </w:rPr>
        <w:t xml:space="preserve">Dr Joseph Sarver (Drexel University)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5">
      <w:pPr>
        <w:widowControl w:val="0"/>
        <w:numPr>
          <w:ilvl w:val="0"/>
          <w:numId w:val="1"/>
        </w:numPr>
        <w:spacing w:after="240" w:lineRule="auto"/>
        <w:ind w:left="720" w:hanging="360"/>
        <w:rPr>
          <w:sz w:val="24"/>
          <w:szCs w:val="24"/>
        </w:rPr>
      </w:pPr>
      <w:r w:rsidDel="00000000" w:rsidR="00000000" w:rsidRPr="00000000">
        <w:rPr>
          <w:sz w:val="24"/>
          <w:szCs w:val="24"/>
          <w:rtl w:val="0"/>
        </w:rPr>
        <w:t xml:space="preserve">The team has correctly identified how several engineering principles apply to their problem. However, they have not demonstrated how their design decisions are based on those principles.  For example, regarding friction, what μ is required, and what material was chosen to achieve that coefficient?</w:t>
      </w:r>
    </w:p>
    <w:p w:rsidR="00000000" w:rsidDel="00000000" w:rsidP="00000000" w:rsidRDefault="00000000" w:rsidRPr="00000000" w14:paraId="00000046">
      <w:pPr>
        <w:widowControl w:val="0"/>
        <w:spacing w:after="240" w:lineRule="auto"/>
        <w:rPr>
          <w:sz w:val="24"/>
          <w:szCs w:val="24"/>
        </w:rPr>
      </w:pPr>
      <w:r w:rsidDel="00000000" w:rsidR="00000000" w:rsidRPr="00000000">
        <w:rPr>
          <w:sz w:val="24"/>
          <w:szCs w:val="24"/>
          <w:rtl w:val="0"/>
        </w:rPr>
        <w:t xml:space="preserve">Dr Jaimie Dougherty (Drexel University)</w:t>
      </w:r>
      <w:r w:rsidDel="00000000" w:rsidR="00000000" w:rsidRPr="00000000">
        <w:rPr>
          <w:rtl w:val="0"/>
        </w:rPr>
      </w:r>
    </w:p>
    <w:p w:rsidR="00000000" w:rsidDel="00000000" w:rsidP="00000000" w:rsidRDefault="00000000" w:rsidRPr="00000000" w14:paraId="00000047">
      <w:pPr>
        <w:widowControl w:val="0"/>
        <w:numPr>
          <w:ilvl w:val="0"/>
          <w:numId w:val="8"/>
        </w:numPr>
        <w:spacing w:after="0" w:afterAutospacing="0" w:lineRule="auto"/>
        <w:ind w:left="720" w:hanging="360"/>
        <w:rPr>
          <w:sz w:val="24"/>
          <w:szCs w:val="24"/>
        </w:rPr>
      </w:pPr>
      <w:r w:rsidDel="00000000" w:rsidR="00000000" w:rsidRPr="00000000">
        <w:rPr>
          <w:sz w:val="24"/>
          <w:szCs w:val="24"/>
          <w:rtl w:val="0"/>
        </w:rPr>
        <w:t xml:space="preserve">I agree that the team is identifying many fundamentals of math and science that should be considered in the design, but are not showing us how those are used. What torque is appropriate for this population? How can the design accommodate that need?</w:t>
      </w:r>
    </w:p>
    <w:p w:rsidR="00000000" w:rsidDel="00000000" w:rsidP="00000000" w:rsidRDefault="00000000" w:rsidRPr="00000000" w14:paraId="00000048">
      <w:pPr>
        <w:widowControl w:val="0"/>
        <w:numPr>
          <w:ilvl w:val="0"/>
          <w:numId w:val="8"/>
        </w:numPr>
        <w:spacing w:after="240" w:lineRule="auto"/>
        <w:ind w:left="720" w:hanging="360"/>
        <w:rPr>
          <w:sz w:val="24"/>
          <w:szCs w:val="24"/>
        </w:rPr>
      </w:pPr>
      <w:r w:rsidDel="00000000" w:rsidR="00000000" w:rsidRPr="00000000">
        <w:rPr>
          <w:sz w:val="24"/>
          <w:szCs w:val="24"/>
          <w:rtl w:val="0"/>
        </w:rPr>
        <w:t xml:space="preserve">Overall I think you are probably oversharing the scientific principles. I’d only really focus on the ones that are directly contributing to your design. </w:t>
      </w:r>
    </w:p>
    <w:p w:rsidR="00000000" w:rsidDel="00000000" w:rsidP="00000000" w:rsidRDefault="00000000" w:rsidRPr="00000000" w14:paraId="00000049">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4A">
      <w:pPr>
        <w:widowControl w:val="0"/>
        <w:spacing w:after="240" w:lineRule="auto"/>
        <w:rPr>
          <w:sz w:val="24"/>
          <w:szCs w:val="24"/>
        </w:rPr>
      </w:pPr>
      <w:r w:rsidDel="00000000" w:rsidR="00000000" w:rsidRPr="00000000">
        <w:rPr>
          <w:sz w:val="24"/>
          <w:szCs w:val="24"/>
          <w:rtl w:val="0"/>
        </w:rPr>
        <w:t xml:space="preserve">We received feedback and criticism on our application of STEM principals in our designs from Mr. Eric Scheidly, Dr. Joseph Sarver, and Dr. Jaimie Dougherty. Mr. Scheidly, who gave the most extensive feedback on our design, gave us approval on our description of the system based on Newton’s 3 laws for standard dynamics, but noted that it would be more effective to describe the system from the perspective of rotational dynamics. He notes that rotational inertia is crucial in describing the effort used to initiate rotation. He continues by defining the key focus of our physics to be describing the angular speed often system, rather than evaluating the gear ratios. With his suggestions, we were able to make some changes to the way we described our system, focusing more on angular speed, and rotational inertia. </w:t>
      </w:r>
    </w:p>
    <w:p w:rsidR="00000000" w:rsidDel="00000000" w:rsidP="00000000" w:rsidRDefault="00000000" w:rsidRPr="00000000" w14:paraId="0000004B">
      <w:pPr>
        <w:widowControl w:val="0"/>
        <w:spacing w:after="240" w:lineRule="auto"/>
        <w:rPr>
          <w:sz w:val="24"/>
          <w:szCs w:val="24"/>
        </w:rPr>
      </w:pPr>
      <w:r w:rsidDel="00000000" w:rsidR="00000000" w:rsidRPr="00000000">
        <w:rPr>
          <w:sz w:val="24"/>
          <w:szCs w:val="24"/>
          <w:rtl w:val="0"/>
        </w:rPr>
        <w:t xml:space="preserve">Scheidly’s biggest grievance was with the notation we used for physics, which he described as being unconventional and unprofessional. This Is likely due to the format of good documents, which is designed for standard text documents and doesn’t lend itself well to mathematics and physical descriptions. </w:t>
      </w:r>
    </w:p>
    <w:p w:rsidR="00000000" w:rsidDel="00000000" w:rsidP="00000000" w:rsidRDefault="00000000" w:rsidRPr="00000000" w14:paraId="0000004C">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4D">
      <w:pPr>
        <w:widowControl w:val="0"/>
        <w:spacing w:after="240" w:lineRule="auto"/>
        <w:rPr>
          <w:del w:author="Jim Muscarella" w:id="3" w:date="2025-04-28T19:18:35Z"/>
          <w:sz w:val="24"/>
          <w:szCs w:val="24"/>
        </w:rPr>
      </w:pPr>
      <w:r w:rsidDel="00000000" w:rsidR="00000000" w:rsidRPr="00000000">
        <w:rPr>
          <w:sz w:val="24"/>
          <w:szCs w:val="24"/>
          <w:rtl w:val="0"/>
        </w:rPr>
        <w:t xml:space="preserve">Dr. Sarver approved our correct usage of engineering principals, however he suggested that we should further demonstrate the way these principals effected our design decisions, including specific values to our design within equations that helped influence decisions. </w:t>
      </w:r>
      <w:del w:author="Jim Muscarella" w:id="3" w:date="2025-04-28T19:18:35Z">
        <w:r w:rsidDel="00000000" w:rsidR="00000000" w:rsidRPr="00000000">
          <w:rPr>
            <w:sz w:val="24"/>
            <w:szCs w:val="24"/>
            <w:rtl w:val="0"/>
          </w:rPr>
          <w:delText xml:space="preserve">+n  h</w:delText>
        </w:r>
      </w:del>
    </w:p>
    <w:p w:rsidR="00000000" w:rsidDel="00000000" w:rsidP="00000000" w:rsidRDefault="00000000" w:rsidRPr="00000000" w14:paraId="0000004E">
      <w:pPr>
        <w:widowControl w:val="0"/>
        <w:spacing w:after="240" w:lineRule="auto"/>
        <w:rPr>
          <w:sz w:val="24"/>
          <w:szCs w:val="24"/>
        </w:rPr>
      </w:pPr>
      <w:r w:rsidDel="00000000" w:rsidR="00000000" w:rsidRPr="00000000">
        <w:rPr>
          <w:sz w:val="24"/>
          <w:szCs w:val="24"/>
          <w:rtl w:val="0"/>
        </w:rPr>
        <w:t xml:space="preserve">Dr. Dougherty backed Dr. Sarver’s comments up, saying that we should do more to really show how the principals we identified are used in our design. He added that we are likely “oversharing” our principals as far as their </w:t>
      </w:r>
      <w:commentRangeStart w:id="4"/>
      <w:r w:rsidDel="00000000" w:rsidR="00000000" w:rsidRPr="00000000">
        <w:rPr>
          <w:sz w:val="24"/>
          <w:szCs w:val="24"/>
          <w:rtl w:val="0"/>
        </w:rPr>
        <w:t xml:space="preserve">general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F">
      <w:pPr>
        <w:widowControl w:val="0"/>
        <w:spacing w:after="240" w:lineRule="auto"/>
        <w:rPr>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m Muscarella" w:id="3" w:date="2025-04-28T19:21:46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feel like there should be more here from the Drexel team.</w:t>
      </w:r>
    </w:p>
  </w:comment>
  <w:comment w:author="Jim Muscarella" w:id="1" w:date="2025-04-28T18:30:07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Strengthen by showing exactly how these ideas shaped your final design choices, like gear size, material, or torque.</w:t>
      </w:r>
    </w:p>
  </w:comment>
  <w:comment w:author="Jim Muscarella" w:id="0" w:date="2025-04-28T18:28:56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use of physics concepts.  Focus even more on connecting each principle (like friction, torque) directly to a specific design choice you made.</w:t>
      </w:r>
    </w:p>
  </w:comment>
  <w:comment w:author="Jim Muscarella" w:id="4" w:date="2025-04-28T19:19:24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doesn't appear that you took action on any of the recommendations of your experts.</w:t>
      </w:r>
    </w:p>
  </w:comment>
  <w:comment w:author="Jim Muscarella" w:id="2" w:date="2025-04-28T19:19:33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direct quotes stand out from regular text.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